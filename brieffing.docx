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ns w:author="wonder weed" w:id="0" w:date="2026-07-14T00:44:18Z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Grease Service Car (brieffing)</w:t>
      </w:r>
      <w:ins w:author="wonder weed" w:id="0" w:date="2026-07-14T00:44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gerais: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atual: Grease service car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inicial: Mecânica Kielling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fundador: Anastácio Kielling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fundação: Passo Fundo, Rio grande do Sul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 fundação: 1982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breve história: inicialmente era uma mecânica e aos poucos se tornou uma loja de auto peças 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do projeto: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obj1: estabelecer presença online forte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obj2: expandir alcance para todo o país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obj3: criar experiência de compra fácil e segura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obj4: fornecer informações técnicas detalhadas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obj5: construir confiança como especialistas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Proprietários de veículos que buscam uma compra fácil, rápida e segura.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Mecânicos que precisam de informações técnicas detalhadas.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Revendedores de autopeças.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Entusiastas de automóveis que procuram especificações, manuais e dicas técnicas.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Funcionalidades desejadas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inicial com ofertas e produtos em destaque.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produtos organizado por categorias, com fotos e especificações técnicas.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de produtos de forma simples e eficiente.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conteúdo técnico (Guias de instalação, Manuais de manutenção)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Dicas e informações sobre peças.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compras online seguro e intuitivo.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ao cliente de fácil acesso.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"Sobre a Empresa" contando a história da empresa e seus 44 anos de tradição.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Experiência de navegação responsiva, atendendo tanto usuários leigos quanto profissionais do setor.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Informações técnicas detalhadas para transmitir confiança e autoridade no mercado.</w:t>
        <w:br w:type="textWrapping"/>
        <w:br w:type="textWrapping"/>
        <w:t xml:space="preserve">  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ogomarca: Não possui logomarca (criar uma do zero).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Paleta de cores:  Preto carbono ( #1C1C1C), Cinza aço ( #4F4F4F), Vermelho torque (#D62828), Branco gelo ( #F5F5F5) e Azul técnico (#1E56A0).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Tipografia: Titillium Web (para logotipos, títulos de menús) e Roboto Condensed (para textos corridos e descrições de produtos).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Tema:  Tema automotivo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visual: Site atraente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 estimado: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semanas: Apresentação do protótipo ao sr. Anastácio após assinatura do contrato.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meses: prazo final para conclusão de todo o projeto web.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de julho: data limite para postar o modelo de briefing no teams 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Orçamento: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Montante: </w:t>
      </w:r>
      <w:r w:rsidDel="00000000" w:rsidR="00000000" w:rsidRPr="00000000">
        <w:rPr>
          <w:rtl w:val="0"/>
        </w:rPr>
        <w:t xml:space="preserve">40.000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Concorrência: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análise identificou que os principais concorrentes regionais da Grease service car, como Auto Master Peças e Peça Fácil Auto, possuem pouca presença digital. Isso representa uma excelente oportunidade para a empresa conquistar espaço no mercado online. Como referência para o desenvolvimento do e-commerce, foi escolhida a Prime Produtos Automotivos, que servirá de inspiração em design, organização e experiência do usuário, transmitindo robustez, confiança e modernidade.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do Projeto: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projeto consiste no desenvolvimento de um e-commerce completo para a Grease service car, com o objetivo de expandir suas vendas para todo o Brasil. O site deverá oferecer: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inicial com ofertas e produtos em destaque;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Catálogo organizado por categorias, com fotos e especificações técnicas detalhadas;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Guias de instalação, manuais, dicas e conteúdos técnicos para gerar confiança e autoridade;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Área de atendimento ao cliente e página institucional contando a história da empresa;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Navegação simples para clientes comuns e recursos técnicos para mecânicos e especialistas;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uma nova identidade visual, incluindo logotipo, utilizando as cores preto carbono, cinza aço, vermelho torque, branco gelo e azul técnico.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projeto possui orçamento de R$ 40.000, prazo de 3 semanas para apresentação do protótipo e 6 meses para entrega do sistema completo e funcional. O objetivo é transformar os 44 anos de tradição da empresa em uma experiência digital moderna, segura e eficiente.</w:t>
        <w:br w:type="textWrapping"/>
        <w:br w:type="textWrapping"/>
        <w:t xml:space="preserve">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Logo: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descr="WhatsApp Image 2026-07-15 at 21.33.19.jpeg" id="1" name="image1.jpg"/>
            <a:graphic>
              <a:graphicData uri="http://schemas.openxmlformats.org/drawingml/2006/picture">
                <pic:pic>
                  <pic:nvPicPr>
                    <pic:cNvPr descr="WhatsApp Image 2026-07-15 at 21.33.19.jpe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